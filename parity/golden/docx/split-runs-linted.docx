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Split Runs</w:t>
      </w:r>
    </w:p>
    <w:p>
      <w:r>
        <w:t xml:space="preserve">We should </w:t>
      </w:r>
      <w:commentRangeStart w:id="2"/>
      <w:commentRangeStart w:id="3"/>
      <w:r>
        <w:t xml:space="preserve">de</w:t>
      </w:r>
      <w:r>
        <w:t xml:space="preserve">lve</w:t>
      </w:r>
      <w:commentRangeEnd w:id="2"/>
      <w:r>
        <w:commentReference w:id="2"/>
      </w:r>
      <w:commentRangeEnd w:id="3"/>
      <w:r>
        <w:commentReference w:id="3"/>
      </w:r>
      <w:r>
        <w:t xml:space="preserve"> into the record</w:t>
      </w:r>
      <w:commentRangeStart w:id="4"/>
      <w:commentRangeStart w:id="5"/>
      <w:r>
        <w:t xml:space="preserve">—</w:t>
      </w:r>
      <w:commentRangeEnd w:id="4"/>
      <w:r>
        <w:commentReference w:id="4"/>
      </w:r>
      <w:commentRangeEnd w:id="5"/>
      <w:r>
        <w:commentReference w:id="5"/>
      </w:r>
      <w:r>
        <w:t xml:space="preserve">carefully. </w:t>
      </w:r>
      <w:r>
        <w:t xml:space="preserve">The court</w:t>
      </w:r>
      <w:commentRangeStart w:id="6"/>
      <w:r>
        <w:t xml:space="preserve">—</w:t>
      </w:r>
      <w:commentRangeEnd w:id="6"/>
      <w:r>
        <w:commentReference w:id="6"/>
      </w:r>
      <w:r>
        <w:t xml:space="preserve">wisely</w:t>
      </w:r>
      <w:commentRangeStart w:id="7"/>
      <w:r>
        <w:t xml:space="preserve">—</w:t>
      </w:r>
      <w:commentRangeEnd w:id="7"/>
      <w:r>
        <w:commentReference w:id="7"/>
      </w:r>
      <w:r>
        <w:t xml:space="preserve">paused.</w:t>
      </w:r>
    </w:p>
    <w:p>
      <w:r>
        <w:t xml:space="preserve">A second paragraph </w:t>
      </w:r>
      <w:commentRangeStart w:id="1"/>
      <w:del w:id="900000" w:author="lawlint parity" w:date="2020-01-02T03:04:05Z">
        <w:r>
          <w:delText xml:space="preserve">pursuant to</w:delText>
        </w:r>
      </w:del>
      <w:ins w:id="900001" w:author="lawlint parity" w:date="2020-01-02T03:04:05Z">
        <w:r>
          <w:t xml:space="preserve">under</w:t>
        </w:r>
      </w:ins>
      <w:commentRangeEnd w:id="1"/>
      <w:r>
        <w:commentReference w:id="1"/>
      </w:r>
      <w:r>
        <w:t xml:space="preserve"> the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2" w:author="lawlint parity" w:initials="LP" w:date="2020-01-02T03:04:05Z">
    <w:p>
      <w:r>
        <w:t xml:space="preserve">Avoid the AI-writing cliché “delve”. — Use a direct verb such as “examine”.</w:t>
      </w:r>
    </w:p>
  </w:comment>
  <w:comment w:id="3" w:author="lawlint parity" w:initials="LP" w:date="2020-01-02T03:04:05Z">
    <w:p>
      <w:r>
        <w:t xml:space="preserve">Avoid “delve”. — Use a direct verb such as “examine”.</w:t>
      </w:r>
    </w:p>
  </w:comment>
  <w:comment w:id="4" w:author="lawlint parity" w:initials="LP" w:date="2020-01-02T03:04:05Z">
    <w:p>
      <w:r>
        <w:t xml:space="preserve">Em dashes are used too frequently. (3 occurrences in 20 words)</w:t>
      </w:r>
    </w:p>
  </w:comment>
  <w:comment w:id="5" w:author="lawlint parity" w:initials="LP" w:date="2020-01-02T03:04:05Z">
    <w:p>
      <w:r>
        <w:t xml:space="preserve">Avoid em dashes. — Use a comma, parentheses, or a new sentence.</w:t>
      </w:r>
    </w:p>
  </w:comment>
  <w:comment w:id="6" w:author="lawlint parity" w:initials="LP" w:date="2020-01-02T03:04:05Z">
    <w:p>
      <w:r>
        <w:t xml:space="preserve">Avoid em dashes. — Use a comma, parentheses, or a new sentence.</w:t>
      </w:r>
    </w:p>
  </w:comment>
  <w:comment w:id="7" w:author="lawlint parity" w:initials="LP" w:date="2020-01-02T03:04:05Z">
    <w:p>
      <w:r>
        <w:t xml:space="preserve">Avoid em dashes. — Use a comma, parentheses, or a new sentence.</w:t>
      </w:r>
    </w:p>
  </w:comment>
  <w:comment w:id="1" w:author="lawlint parity" w:initials="LP" w:date="2020-01-02T03:04:05Z">
    <w:p>
      <w:r>
        <w:t xml:space="preserve">Consider replacing “pursuant to”. — Use “under” or “by”.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
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 to Dismiss</w:t>
      </w:r>
    </w:p>
    <w:p>
      <w:r>
        <w:t xml:space="preserve">The parties agree that </w:t>
      </w:r>
      <w:commentRangeStart w:id="1"/>
      <w:del w:id="900000" w:author="lawlint parity" w:date="2020-01-02T03:04:05Z">
        <w:r>
          <w:rPr>
            <w:b/>
          </w:rPr>
          <w:delText xml:space="preserve">pursuant to</w:delText>
        </w:r>
      </w:del>
      <w:ins w:id="900001" w:author="lawlint parity" w:date="2020-01-02T03:04:05Z">
        <w:r>
          <w:rPr>
            <w:b/>
          </w:rPr>
          <w:t xml:space="preserve">under</w:t>
        </w:r>
      </w:ins>
      <w:commentRangeEnd w:id="1"/>
      <w:r>
        <w:rPr>
          <w:b/>
        </w:rPr>
        <w:commentReference w:id="1"/>
      </w:r>
      <w:r>
        <w:t xml:space="preserve"> the schedule, the fee is due.</w:t>
      </w:r>
    </w:p>
    <w:p>
      <w:commentRangeStart w:id="3"/>
      <w:r>
        <w:t xml:space="preserve">It is important to note</w:t>
      </w:r>
      <w:commentRangeEnd w:id="3"/>
      <w:r>
        <w:commentReference w:id="3"/>
      </w:r>
      <w:r>
        <w:t xml:space="preserve"> that this applies </w:t>
      </w:r>
      <w:commentRangeStart w:id="2"/>
      <w:del w:id="900002" w:author="lawlint parity" w:date="2020-01-02T03:04:05Z">
        <w:r>
          <w:delText xml:space="preserve">notwithstanding the foregoing</w:delText>
        </w:r>
      </w:del>
      <w:ins w:id="900003" w:author="lawlint parity" w:date="2020-01-02T03:04:05Z">
        <w:r>
          <w:t xml:space="preserve">despite the foregoing</w:t>
        </w:r>
      </w:ins>
      <w:commentRangeEnd w:id="2"/>
      <w:r>
        <w:commentReference w:id="2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lawlint parity" w:initials="LP" w:date="2020-01-02T03:04:05Z">
    <w:p>
      <w:r>
        <w:t xml:space="preserve">Consider replacing “pursuant to”. — Use “under” or “by”.</w:t>
      </w:r>
    </w:p>
  </w:comment>
  <w:comment w:id="3" w:author="lawlint parity" w:initials="LP" w:date="2020-01-02T03:04:05Z">
    <w:p>
      <w:r>
        <w:t xml:space="preserve">State the important point directly.</w:t>
      </w:r>
    </w:p>
  </w:comment>
  <w:comment w:id="2" w:author="lawlint parity" w:initials="LP" w:date="2020-01-02T03:04:05Z">
    <w:p>
      <w:r>
        <w:t xml:space="preserve">Avoid “notwithstanding the foregoing”. — State the exception directly.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
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paragraph carries an existing comment. We should </w:t>
      </w:r>
      <w:commentRangeStart w:id="1"/>
      <w:del w:id="900000" w:author="lawlint parity" w:date="2020-01-02T03:04:05Z">
        <w:r>
          <w:delText xml:space="preserve">delve</w:delText>
        </w:r>
      </w:del>
      <w:ins w:id="900001" w:author="lawlint parity" w:date="2020-01-02T03:04:05Z">
        <w:r>
          <w:t xml:space="preserve">examined</w:t>
        </w:r>
      </w:ins>
      <w:commentRangeEnd w:id="1"/>
      <w:r>
        <w:commentReference w:id="1"/>
      </w:r>
      <w:r>
        <w:t xml:space="preserve"> deeper.</w:t>
      </w:r>
      <w:commentRangeStart w:id="0"/>
      <w:r>
        <w:t xml:space="preserve"> Anchored text.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0T15:51:30Z">
    <w:p>
      <w:pPr>
        <w:pStyle w:val="CommentText"/>
      </w:pPr>
      <w:r>
        <w:rPr>
          <w:rStyle w:val="CommentReference"/>
        </w:rPr>
        <w:annotationRef/>
      </w:r>
      <w:r>
        <w:t>Reviewer note: keep this.</w:t>
      </w:r>
    </w:p>
  </w:comment>
  <w:comment w:id="1" w:author="lawlint parity" w:initials="LP" w:date="2020-01-02T03:04:05Z">
    <w:p>
      <w:r>
        <w:t xml:space="preserve">Parity tracked-change fixture. — examined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
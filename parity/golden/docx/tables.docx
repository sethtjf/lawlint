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table—an em dash.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commentRangeStart w:id="1"/>
            <w:del w:id="900000" w:author="lawlint parity" w:date="2020-01-02T03:04:05Z">
              <w:r>
                <w:delText xml:space="preserve">delve</w:delText>
              </w:r>
            </w:del>
            <w:ins w:id="900001" w:author="lawlint parity" w:date="2020-01-02T03:04:05Z">
              <w:r>
                <w:t xml:space="preserve">examined</w:t>
              </w:r>
            </w:ins>
            <w:commentRangeEnd w:id="1"/>
            <w:r>
              <w:commentReference w:id="1"/>
            </w:r>
          </w:p>
        </w:tc>
        <w:tc>
          <w:tcPr>
            <w:tcW w:type="dxa" w:w="4320"/>
          </w:tcPr>
          <w:p>
            <w:r>
              <w:t>to examine</w:t>
            </w:r>
          </w:p>
        </w:tc>
      </w:tr>
    </w:tbl>
    <w:p>
      <w:r>
        <w:t>After the table; a semicolon.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lawlint parity" w:initials="LP" w:date="2020-01-02T03:04:05Z">
    <w:p>
      <w:r>
        <w:t xml:space="preserve">Parity tracked-change fixture. — examined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